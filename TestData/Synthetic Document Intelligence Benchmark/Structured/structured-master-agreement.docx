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SYNTHETIC MASTER SERVICES AGREEMENT</w:t>
      </w:r>
    </w:p>
    <w:p>
      <w:r>
        <w:t xml:space="preserve">Control No. DI-2026-001</w:t>
      </w:r>
    </w:p>
    <w:p>
      <w:r>
        <w:t xml:space="preserve">Effective date: January 15, 2026.</w:t>
      </w:r>
    </w:p>
    <w:p>
      <w:r>
        <w:t xml:space="preserve">Northstar Fabrication LLC will preserve source files and account for every attachment.</w:t>
      </w:r>
    </w:p>
    <w:p>
      <w:pPr>
        <w:numPr>
          <w:ilvl w:val="0"/>
          <w:numId w:val="1"/>
        </w:numPr>
      </w:pPr>
      <w:r>
        <w:t>Preserve source files.</w:t>
      </w:r>
    </w:p>
    <w:p>
      <w:pPr>
        <w:numPr>
          <w:ilvl w:val="1"/>
          <w:numId w:val="1"/>
        </w:numPr>
      </w:pPr>
      <w:r>
        <w:t>Record every admitted attachment.</w:t>
      </w:r>
    </w:p>
    <w:tbl>
      <w:tblPr>
        <w:tblW w:w="0" w:type="auto"/>
      </w:tblPr>
      <w:tr>
        <w:trPr>
          <w:tblHeader/>
        </w:trPr>
        <w:tc>
          <w:p>
            <w:r>
              <w:t>Category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Exposure</w:t>
            </w:r>
          </w:p>
        </w:tc>
        <w:tc>
          <w:p>
            <w:r>
              <w:t>$275,000</w:t>
            </w:r>
          </w:p>
        </w:tc>
      </w:tr>
    </w:tbl>
    <w:p>
      <w:r>
        <w:t>Payment is due after acceptance</w:t>
      </w:r>
      <w:r>
        <w:footnoteReference w:id="2"/>
      </w:r>
      <w:r>
        <w:t>.</w:t>
      </w:r>
    </w:p>
    <w:p>
      <w:r>
        <w:t>The audit schedule is controlling</w:t>
      </w:r>
      <w:r>
        <w:endnoteReference w:id="2"/>
      </w:r>
      <w:r>
        <w:t>.</w:t>
      </w:r>
    </w:p>
    <w:p>
      <w:commentRangeStart w:id="0"/>
      <w:r>
        <w:t>Thirty-day review period</w:t>
      </w:r>
      <w:commentRangeEnd w:id="0"/>
      <w:r>
        <w:commentReference w:id="0"/>
      </w:r>
    </w:p>
    <w:p>
      <w:r>
        <w:t>The cap is </w:t>
      </w:r>
      <w:del w:id="1" w:author="Synthetic Reviewer" w:date="2026-01-15T12:00:00Z">
        <w:r>
          <w:delText>$150,000</w:delText>
        </w:r>
      </w:del>
      <w:ins w:id="2" w:author="Synthetic Reviewer" w:date="2026-01-15T12:01:00Z">
        <w:r>
          <w:t>$275,000</w:t>
        </w:r>
      </w:ins>
      <w:r>
        <w:t>.</w:t>
      </w:r>
    </w:p>
    <w:sectPr>
      <w:headerReference w:type="default" r:id="rId5"/>
      <w:footerReference w:type="default" r:id="rId6"/>
      <w:pgSz w:w="12240" w:h="15840"/>
    </w:sectPr>
  </w:body>
</w:document>
</file>

<file path=word/comments.xml><?xml version="1.0" encoding="utf-8"?>
<w:comments xmlns:w="http://schemas.openxmlformats.org/wordprocessingml/2006/main">
  <w:comment w:id="0" w:author="Synthetic Reviewer" w:date="2026-01-15T12:00:00Z">
    <w:p>
      <w:r>
        <w:t>Confirm whether business days were intended.</w:t>
      </w:r>
    </w:p>
  </w:comment>
</w:comments>
</file>

<file path=word/endnotes.xml><?xml version="1.0" encoding="utf-8"?>
<w:endnotes xmlns:w="http://schemas.openxmlformats.org/wordprocessingml/2006/main">
  <w:endnote w:id="-1">
    <w:p>
      <w:r>
        <w:separator/>
      </w:r>
    </w:p>
  </w:endnote>
  <w:endnote w:id="0">
    <w:p>
      <w:r>
        <w:continuationSeparator/>
      </w:r>
    </w:p>
  </w:endnote>
  <w:endnote w:id="2">
    <w:p>
      <w:r>
        <w:t>Audit Schedule C supersedes earlier schedules.</w:t>
      </w:r>
    </w:p>
  </w:endnote>
</w:endnotes>
</file>

<file path=word/footer1.xml><?xml version="1.0" encoding="utf-8"?>
<w:ftr xmlns:w="http://schemas.openxmlformats.org/wordprocessingml/2006/main">
  <w:p>
    <w:r>
      <w:t>Fixture page footer — DI-2026-001</w:t>
    </w:r>
  </w:p>
</w:ftr>
</file>

<file path=word/footnotes.xml><?xml version="1.0" encoding="utf-8"?>
<w:footnotes xmlns:w="http://schemas.openxmlformats.org/wordprocessingml/2006/main">
  <w:footnote w:id="-1">
    <w:p>
      <w:r>
        <w:separator/>
      </w:r>
    </w:p>
  </w:footnote>
  <w:footnote w:id="0">
    <w:p>
      <w:r>
        <w:continuationSeparator/>
      </w:r>
    </w:p>
  </w:footnote>
  <w:footnote w:id="2">
    <w:p>
      <w:r>
        <w:t>Acceptance means written sign-off by Dana Quill.</w:t>
      </w:r>
    </w:p>
  </w:footnote>
</w:footnotes>
</file>

<file path=word/header1.xml><?xml version="1.0" encoding="utf-8"?>
<w:hdr xmlns:w="http://schemas.openxmlformats.org/wordprocessingml/2006/main">
  <w:p>
    <w:r>
      <w:t>SYNTHETIC AGREEMENT — CONFIDENTIAL TEST FIXTURE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