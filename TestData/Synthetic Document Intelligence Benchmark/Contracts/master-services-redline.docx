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SYNTHETIC REDLINE</w:t>
      </w:r>
    </w:p>
    <w:p>
      <w:r>
        <w:t xml:space="preserve">Control No. DI-2026-001-REDLINE</w:t>
      </w:r>
    </w:p>
    <w:p>
      <w:r>
        <w:t xml:space="preserve">The revision history below is evidence, not controlling execution text.</w:t>
      </w:r>
    </w:p>
    <w:p>
      <w:r>
        <w:t>The cap is </w:t>
      </w:r>
      <w:del w:id="1" w:author="Synthetic Reviewer" w:date="2026-01-15T12:00:00Z">
        <w:r>
          <w:delText>$150,000</w:delText>
        </w:r>
      </w:del>
      <w:ins w:id="2" w:author="Synthetic Reviewer" w:date="2026-01-15T12:01:00Z">
        <w:r>
          <w:t>$275,000</w:t>
        </w:r>
      </w:ins>
      <w:r>
        <w:t>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